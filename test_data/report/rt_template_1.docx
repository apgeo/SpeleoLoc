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C118" w14:textId="77777777" w:rsidR="00C36929" w:rsidRDefault="00C36929">
      <w:pPr>
        <w:pStyle w:val="BodyText"/>
        <w:spacing w:before="122"/>
        <w:rPr>
          <w:sz w:val="27"/>
        </w:rPr>
      </w:pPr>
    </w:p>
    <w:p w14:paraId="11DFA8F6" w14:textId="0C966F13" w:rsidR="00C36929" w:rsidDel="00A74EC7" w:rsidRDefault="00000000" w:rsidP="00A74EC7">
      <w:pPr>
        <w:pStyle w:val="Heading1"/>
        <w:rPr>
          <w:del w:id="0" w:author="Z" w:date="2026-04-14T10:04:00Z" w16du:dateUtc="2026-04-14T07:04:00Z"/>
        </w:rPr>
        <w:pPrChange w:id="1" w:author="Z" w:date="2026-04-14T10:04:00Z" w16du:dateUtc="2026-04-14T07:04:00Z">
          <w:pPr>
            <w:pStyle w:val="Heading1"/>
          </w:pPr>
        </w:pPrChange>
      </w:pPr>
      <w:r>
        <w:rPr>
          <w:noProof/>
        </w:rPr>
        <w:drawing>
          <wp:anchor distT="0" distB="0" distL="0" distR="0" simplePos="0" relativeHeight="2" behindDoc="0" locked="0" layoutInCell="0" allowOverlap="1" wp14:anchorId="269F2E18" wp14:editId="43B80BC9">
            <wp:simplePos x="0" y="0"/>
            <wp:positionH relativeFrom="page">
              <wp:posOffset>464820</wp:posOffset>
            </wp:positionH>
            <wp:positionV relativeFrom="paragraph">
              <wp:posOffset>-276225</wp:posOffset>
            </wp:positionV>
            <wp:extent cx="1051560" cy="10699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4"/>
                    <a:stretch>
                      <a:fillRect/>
                    </a:stretch>
                  </pic:blipFill>
                  <pic:spPr bwMode="auto">
                    <a:xfrm>
                      <a:off x="0" y="0"/>
                      <a:ext cx="1051560" cy="1069975"/>
                    </a:xfrm>
                    <a:prstGeom prst="rect">
                      <a:avLst/>
                    </a:prstGeom>
                  </pic:spPr>
                </pic:pic>
              </a:graphicData>
            </a:graphic>
          </wp:anchor>
        </w:drawing>
      </w:r>
      <w:r>
        <w:rPr>
          <w:color w:val="0A0A0A"/>
        </w:rPr>
        <w:t>Raport</w:t>
      </w:r>
      <w:r>
        <w:rPr>
          <w:color w:val="0A0A0A"/>
          <w:spacing w:val="21"/>
        </w:rPr>
        <w:t xml:space="preserve"> </w:t>
      </w:r>
      <w:r>
        <w:rPr>
          <w:color w:val="0A0A0A"/>
        </w:rPr>
        <w:t>de</w:t>
      </w:r>
      <w:r>
        <w:rPr>
          <w:color w:val="0A0A0A"/>
          <w:spacing w:val="16"/>
        </w:rPr>
        <w:t xml:space="preserve"> </w:t>
      </w:r>
      <w:r>
        <w:rPr>
          <w:color w:val="0A0A0A"/>
        </w:rPr>
        <w:t>tura</w:t>
      </w:r>
      <w:del w:id="2" w:author="Z" w:date="2026-04-14T10:04:00Z" w16du:dateUtc="2026-04-14T07:04:00Z">
        <w:r w:rsidDel="00A74EC7">
          <w:rPr>
            <w:color w:val="0A0A0A"/>
            <w:spacing w:val="25"/>
          </w:rPr>
          <w:delText xml:space="preserve"> </w:delText>
        </w:r>
        <w:r w:rsidDel="00A74EC7">
          <w:rPr>
            <w:color w:val="0A0A0A"/>
          </w:rPr>
          <w:delText>-</w:delText>
        </w:r>
        <w:r w:rsidDel="00A74EC7">
          <w:rPr>
            <w:color w:val="0A0A0A"/>
            <w:spacing w:val="15"/>
          </w:rPr>
          <w:delText xml:space="preserve"> </w:delText>
        </w:r>
        <w:r w:rsidDel="00A74EC7">
          <w:rPr>
            <w:color w:val="0A0A0A"/>
          </w:rPr>
          <w:delText>Pestera</w:delText>
        </w:r>
        <w:r w:rsidDel="00A74EC7">
          <w:rPr>
            <w:color w:val="0A0A0A"/>
            <w:spacing w:val="28"/>
          </w:rPr>
          <w:delText xml:space="preserve"> </w:delText>
        </w:r>
        <w:r w:rsidDel="00A74EC7">
          <w:rPr>
            <w:color w:val="0A0A0A"/>
            <w:spacing w:val="-2"/>
          </w:rPr>
          <w:delText>Co</w:delText>
        </w:r>
        <w:r w:rsidDel="00A74EC7">
          <w:rPr>
            <w:spacing w:val="-2"/>
            <w:position w:val="-2"/>
            <w:sz w:val="28"/>
          </w:rPr>
          <w:delText>m</w:delText>
        </w:r>
        <w:r w:rsidDel="00A74EC7">
          <w:rPr>
            <w:color w:val="0A0A0A"/>
            <w:spacing w:val="-2"/>
          </w:rPr>
          <w:delText>ana</w:delText>
        </w:r>
      </w:del>
    </w:p>
    <w:p w14:paraId="4C61A6EE" w14:textId="31494BBC" w:rsidR="00C36929" w:rsidRDefault="00000000" w:rsidP="00A74EC7">
      <w:pPr>
        <w:pStyle w:val="Heading1"/>
        <w:pPrChange w:id="3" w:author="Z" w:date="2026-04-14T10:04:00Z" w16du:dateUtc="2026-04-14T07:04:00Z">
          <w:pPr>
            <w:pStyle w:val="Heading2"/>
          </w:pPr>
        </w:pPrChange>
      </w:pPr>
      <w:del w:id="4" w:author="Z" w:date="2026-04-14T10:04:00Z" w16du:dateUtc="2026-04-14T07:04:00Z">
        <w:r w:rsidDel="00A74EC7">
          <w:rPr>
            <w:w w:val="105"/>
            <w:position w:val="-1"/>
            <w:sz w:val="24"/>
          </w:rPr>
          <w:delText>M</w:delText>
        </w:r>
        <w:r w:rsidDel="00A74EC7">
          <w:rPr>
            <w:color w:val="0A0A0A"/>
            <w:w w:val="105"/>
          </w:rPr>
          <w:delText>untii</w:delText>
        </w:r>
        <w:r w:rsidDel="00A74EC7">
          <w:rPr>
            <w:color w:val="0A0A0A"/>
            <w:spacing w:val="-13"/>
            <w:w w:val="105"/>
          </w:rPr>
          <w:delText xml:space="preserve"> </w:delText>
        </w:r>
        <w:r w:rsidDel="00A74EC7">
          <w:rPr>
            <w:color w:val="0A0A0A"/>
            <w:spacing w:val="-2"/>
            <w:w w:val="105"/>
          </w:rPr>
          <w:delText>Persani</w:delText>
        </w:r>
      </w:del>
    </w:p>
    <w:p w14:paraId="594DCFD3" w14:textId="77777777" w:rsidR="00C36929" w:rsidRDefault="00C36929">
      <w:pPr>
        <w:pStyle w:val="BodyText"/>
        <w:rPr>
          <w:b/>
        </w:rPr>
      </w:pPr>
    </w:p>
    <w:p w14:paraId="192AC9EA" w14:textId="77777777" w:rsidR="00C36929" w:rsidRDefault="00C36929">
      <w:pPr>
        <w:pStyle w:val="BodyText"/>
        <w:spacing w:before="203"/>
        <w:rPr>
          <w:b/>
        </w:rPr>
      </w:pPr>
    </w:p>
    <w:p w14:paraId="1990DDF1" w14:textId="77777777" w:rsidR="00C36929" w:rsidRDefault="00000000">
      <w:pPr>
        <w:ind w:left="57"/>
        <w:jc w:val="both"/>
        <w:rPr>
          <w:sz w:val="23"/>
        </w:rPr>
      </w:pPr>
      <w:r>
        <w:rPr>
          <w:b/>
          <w:color w:val="0A0A0A"/>
          <w:w w:val="105"/>
          <w:sz w:val="23"/>
        </w:rPr>
        <w:t>Perioada:</w:t>
      </w:r>
      <w:r>
        <w:rPr>
          <w:b/>
          <w:color w:val="0A0A0A"/>
          <w:spacing w:val="78"/>
          <w:w w:val="105"/>
          <w:sz w:val="23"/>
        </w:rPr>
        <w:t xml:space="preserve">   </w:t>
      </w:r>
      <w:r>
        <w:rPr>
          <w:color w:val="0A0A0A"/>
          <w:spacing w:val="-2"/>
          <w:w w:val="105"/>
          <w:sz w:val="23"/>
        </w:rPr>
        <w:t>07.03.2026</w:t>
      </w:r>
    </w:p>
    <w:p w14:paraId="659F2869" w14:textId="50F082F6" w:rsidR="00C36929" w:rsidDel="00E50B60" w:rsidRDefault="00000000" w:rsidP="00E50B60">
      <w:pPr>
        <w:pStyle w:val="BodyText"/>
        <w:spacing w:before="10" w:line="252" w:lineRule="auto"/>
        <w:ind w:left="64" w:right="748" w:hanging="7"/>
        <w:jc w:val="both"/>
        <w:rPr>
          <w:del w:id="5" w:author="Z" w:date="2026-04-14T10:04:00Z" w16du:dateUtc="2026-04-14T07:04:00Z"/>
        </w:rPr>
        <w:pPrChange w:id="6" w:author="Z" w:date="2026-04-14T10:04:00Z" w16du:dateUtc="2026-04-14T07:04:00Z">
          <w:pPr>
            <w:pStyle w:val="BodyText"/>
            <w:spacing w:before="10" w:line="252" w:lineRule="auto"/>
            <w:ind w:left="64" w:right="748" w:hanging="7"/>
            <w:jc w:val="both"/>
          </w:pPr>
        </w:pPrChange>
      </w:pPr>
      <w:proofErr w:type="spellStart"/>
      <w:r>
        <w:rPr>
          <w:b/>
          <w:color w:val="0A0A0A"/>
          <w:w w:val="105"/>
        </w:rPr>
        <w:t>Participanti</w:t>
      </w:r>
      <w:proofErr w:type="spellEnd"/>
      <w:r>
        <w:rPr>
          <w:b/>
          <w:color w:val="0A0A0A"/>
          <w:w w:val="105"/>
        </w:rPr>
        <w:t>:</w:t>
      </w:r>
      <w:r>
        <w:rPr>
          <w:b/>
          <w:color w:val="0A0A0A"/>
          <w:spacing w:val="-9"/>
          <w:w w:val="105"/>
        </w:rPr>
        <w:t xml:space="preserve"> </w:t>
      </w:r>
      <w:del w:id="7" w:author="Z" w:date="2026-04-14T10:04:00Z" w16du:dateUtc="2026-04-14T07:04:00Z">
        <w:r w:rsidDel="00E50B60">
          <w:rPr>
            <w:color w:val="0A0A0A"/>
            <w:spacing w:val="-9"/>
            <w:w w:val="105"/>
          </w:rPr>
          <w:delText>Calin Florea, Alina lordache, Alex Pologea, Narcis Ghita, Septimius Trif, Ruxandra Nedelcu,</w:delText>
        </w:r>
      </w:del>
    </w:p>
    <w:p w14:paraId="25DE3763" w14:textId="35DCF4CE" w:rsidR="00C36929" w:rsidRDefault="00000000" w:rsidP="00E50B60">
      <w:pPr>
        <w:pStyle w:val="BodyText"/>
        <w:spacing w:before="10" w:line="252" w:lineRule="auto"/>
        <w:ind w:left="64" w:right="748" w:hanging="7"/>
        <w:jc w:val="both"/>
      </w:pPr>
      <w:del w:id="8" w:author="Z" w:date="2026-04-14T10:04:00Z" w16du:dateUtc="2026-04-14T07:04:00Z">
        <w:r w:rsidDel="00E50B60">
          <w:rPr>
            <w:color w:val="0A0A0A"/>
            <w:spacing w:val="-9"/>
            <w:w w:val="105"/>
          </w:rPr>
          <w:delText>Dan Olteanu, Alina Olteanu, Daniela Vlad, Diana Vlad si Ramona</w:delText>
        </w:r>
      </w:del>
    </w:p>
    <w:p w14:paraId="1D7A3753" w14:textId="0D05B53F" w:rsidR="00460FDA" w:rsidRDefault="00000000">
      <w:pPr>
        <w:spacing w:before="80"/>
        <w:ind w:left="58" w:right="2434" w:firstLine="14"/>
        <w:jc w:val="both"/>
        <w:rPr>
          <w:ins w:id="9" w:author="Z" w:date="2026-03-16T10:58:00Z" w16du:dateUtc="2026-03-16T08:58:00Z"/>
          <w:color w:val="0A0A0A"/>
          <w:sz w:val="23"/>
        </w:rPr>
        <w:pPrChange w:id="10" w:author="Z" w:date="2026-03-22T10:12:00Z" w16du:dateUtc="2026-03-22T08:12:00Z">
          <w:pPr>
            <w:spacing w:before="243" w:line="475" w:lineRule="auto"/>
            <w:ind w:left="59" w:right="2430" w:firstLine="10"/>
            <w:jc w:val="both"/>
          </w:pPr>
        </w:pPrChange>
      </w:pPr>
      <w:r>
        <w:rPr>
          <w:b/>
          <w:color w:val="0A0A0A"/>
          <w:sz w:val="23"/>
        </w:rPr>
        <w:t xml:space="preserve">Zona: </w:t>
      </w:r>
      <w:r>
        <w:rPr>
          <w:color w:val="0A0A0A"/>
          <w:sz w:val="23"/>
        </w:rPr>
        <w:t xml:space="preserve">Partea centrala - </w:t>
      </w:r>
      <w:proofErr w:type="spellStart"/>
      <w:r>
        <w:rPr>
          <w:color w:val="0A0A0A"/>
          <w:sz w:val="23"/>
        </w:rPr>
        <w:t>Muntii</w:t>
      </w:r>
      <w:proofErr w:type="spellEnd"/>
      <w:r>
        <w:rPr>
          <w:color w:val="0A0A0A"/>
          <w:sz w:val="23"/>
        </w:rPr>
        <w:t xml:space="preserve"> Persani</w:t>
      </w:r>
      <w:ins w:id="11" w:author="Z" w:date="2026-03-16T10:59:00Z" w16du:dateUtc="2026-03-16T08:59:00Z">
        <w:r w:rsidR="00571972">
          <w:rPr>
            <w:color w:val="0A0A0A"/>
            <w:sz w:val="23"/>
          </w:rPr>
          <w:t xml:space="preserve">, Valea </w:t>
        </w:r>
        <w:proofErr w:type="spellStart"/>
        <w:r w:rsidR="00571972">
          <w:rPr>
            <w:color w:val="0A0A0A"/>
            <w:sz w:val="23"/>
          </w:rPr>
          <w:t>Com</w:t>
        </w:r>
      </w:ins>
      <w:ins w:id="12" w:author="Z" w:date="2026-03-22T10:05:00Z" w16du:dateUtc="2026-03-22T08:05:00Z">
        <w:r w:rsidR="005E0857">
          <w:rPr>
            <w:color w:val="0A0A0A"/>
            <w:sz w:val="23"/>
          </w:rPr>
          <w:t>ă</w:t>
        </w:r>
      </w:ins>
      <w:ins w:id="13" w:author="Z" w:date="2026-03-16T10:59:00Z" w16du:dateUtc="2026-03-16T08:59:00Z">
        <w:r w:rsidR="00571972">
          <w:rPr>
            <w:color w:val="0A0A0A"/>
            <w:sz w:val="23"/>
          </w:rPr>
          <w:t>nii</w:t>
        </w:r>
      </w:ins>
      <w:proofErr w:type="spellEnd"/>
      <w:del w:id="14" w:author="Z" w:date="2026-03-16T10:59:00Z" w16du:dateUtc="2026-03-16T08:59:00Z">
        <w:r w:rsidDel="00571972">
          <w:rPr>
            <w:color w:val="0A0A0A"/>
            <w:sz w:val="23"/>
          </w:rPr>
          <w:delText xml:space="preserve"> </w:delText>
        </w:r>
      </w:del>
    </w:p>
    <w:p w14:paraId="2964EF62" w14:textId="77777777" w:rsidR="00460FDA" w:rsidRDefault="00000000">
      <w:pPr>
        <w:spacing w:before="80"/>
        <w:ind w:left="58" w:right="2434" w:firstLine="14"/>
        <w:jc w:val="both"/>
        <w:rPr>
          <w:ins w:id="15" w:author="Z" w:date="2026-03-16T10:58:00Z" w16du:dateUtc="2026-03-16T08:58:00Z"/>
          <w:color w:val="0A0A0A"/>
          <w:sz w:val="23"/>
        </w:rPr>
        <w:pPrChange w:id="16" w:author="Z" w:date="2026-03-22T10:12:00Z" w16du:dateUtc="2026-03-22T08:12:00Z">
          <w:pPr>
            <w:spacing w:before="243" w:line="475" w:lineRule="auto"/>
            <w:ind w:left="59" w:right="2430" w:firstLine="10"/>
            <w:jc w:val="both"/>
          </w:pPr>
        </w:pPrChange>
      </w:pPr>
      <w:r>
        <w:rPr>
          <w:b/>
          <w:color w:val="0A0A0A"/>
          <w:sz w:val="23"/>
        </w:rPr>
        <w:t xml:space="preserve">Obiective: </w:t>
      </w:r>
      <w:r>
        <w:rPr>
          <w:color w:val="0A0A0A"/>
          <w:sz w:val="23"/>
        </w:rPr>
        <w:t xml:space="preserve">- vizitarea </w:t>
      </w:r>
      <w:proofErr w:type="spellStart"/>
      <w:r>
        <w:rPr>
          <w:color w:val="0A0A0A"/>
          <w:sz w:val="23"/>
        </w:rPr>
        <w:t>pesterii</w:t>
      </w:r>
      <w:proofErr w:type="spellEnd"/>
      <w:r>
        <w:rPr>
          <w:color w:val="0A0A0A"/>
          <w:sz w:val="23"/>
        </w:rPr>
        <w:t xml:space="preserve"> Comana </w:t>
      </w:r>
    </w:p>
    <w:p w14:paraId="4EBF4B8E" w14:textId="77777777" w:rsidR="00460FDA" w:rsidRDefault="00000000">
      <w:pPr>
        <w:spacing w:before="80"/>
        <w:ind w:left="58" w:right="2434" w:firstLine="14"/>
        <w:jc w:val="both"/>
        <w:rPr>
          <w:ins w:id="17" w:author="Z" w:date="2026-03-16T10:58:00Z" w16du:dateUtc="2026-03-16T08:58:00Z"/>
          <w:color w:val="0A0A0A"/>
          <w:sz w:val="23"/>
        </w:rPr>
        <w:pPrChange w:id="18" w:author="Z" w:date="2026-03-22T10:12:00Z" w16du:dateUtc="2026-03-22T08:12:00Z">
          <w:pPr>
            <w:spacing w:before="243" w:line="475" w:lineRule="auto"/>
            <w:ind w:left="59" w:right="2430" w:firstLine="10"/>
            <w:jc w:val="both"/>
          </w:pPr>
        </w:pPrChange>
      </w:pPr>
      <w:proofErr w:type="spellStart"/>
      <w:r>
        <w:rPr>
          <w:b/>
          <w:color w:val="0A0A0A"/>
          <w:sz w:val="23"/>
        </w:rPr>
        <w:t>Realizari</w:t>
      </w:r>
      <w:proofErr w:type="spellEnd"/>
      <w:r>
        <w:rPr>
          <w:b/>
          <w:color w:val="0A0A0A"/>
          <w:sz w:val="23"/>
        </w:rPr>
        <w:t>:</w:t>
      </w:r>
      <w:r>
        <w:rPr>
          <w:b/>
          <w:color w:val="0A0A0A"/>
          <w:spacing w:val="40"/>
          <w:sz w:val="23"/>
        </w:rPr>
        <w:t xml:space="preserve"> </w:t>
      </w:r>
      <w:r>
        <w:rPr>
          <w:color w:val="0A0A0A"/>
          <w:sz w:val="23"/>
        </w:rPr>
        <w:t xml:space="preserve">- vizitarea </w:t>
      </w:r>
      <w:proofErr w:type="spellStart"/>
      <w:r>
        <w:rPr>
          <w:color w:val="0A0A0A"/>
          <w:sz w:val="23"/>
        </w:rPr>
        <w:t>pesterii</w:t>
      </w:r>
      <w:proofErr w:type="spellEnd"/>
      <w:r>
        <w:rPr>
          <w:color w:val="0A0A0A"/>
          <w:sz w:val="23"/>
        </w:rPr>
        <w:t xml:space="preserve"> Comana </w:t>
      </w:r>
    </w:p>
    <w:p w14:paraId="58FF9260" w14:textId="648EA0E5" w:rsidR="00C36929" w:rsidRDefault="00000000">
      <w:pPr>
        <w:spacing w:before="243" w:line="475" w:lineRule="auto"/>
        <w:ind w:left="59" w:right="2430" w:firstLine="10"/>
        <w:jc w:val="both"/>
        <w:rPr>
          <w:b/>
          <w:sz w:val="23"/>
        </w:rPr>
        <w:pPrChange w:id="19" w:author="Z" w:date="2026-03-16T10:58:00Z" w16du:dateUtc="2026-03-16T08:58:00Z">
          <w:pPr>
            <w:spacing w:before="243" w:line="475" w:lineRule="auto"/>
            <w:ind w:left="59" w:right="7383" w:firstLine="10"/>
            <w:jc w:val="both"/>
          </w:pPr>
        </w:pPrChange>
      </w:pPr>
      <w:proofErr w:type="spellStart"/>
      <w:r>
        <w:rPr>
          <w:b/>
          <w:color w:val="0A0A0A"/>
          <w:sz w:val="23"/>
        </w:rPr>
        <w:t>Desfasurarea</w:t>
      </w:r>
      <w:proofErr w:type="spellEnd"/>
      <w:r>
        <w:rPr>
          <w:b/>
          <w:color w:val="0A0A0A"/>
          <w:sz w:val="23"/>
        </w:rPr>
        <w:t xml:space="preserve"> turei</w:t>
      </w:r>
    </w:p>
    <w:p w14:paraId="5F9F5CAB" w14:textId="0D85869F" w:rsidR="00C36929" w:rsidDel="00601D30" w:rsidRDefault="00000000" w:rsidP="005E0857">
      <w:pPr>
        <w:pStyle w:val="BodyText"/>
        <w:spacing w:before="29" w:line="252" w:lineRule="auto"/>
        <w:ind w:left="61" w:right="354" w:firstLine="3"/>
        <w:jc w:val="both"/>
        <w:rPr>
          <w:del w:id="20" w:author="Z" w:date="2026-04-14T10:04:00Z" w16du:dateUtc="2026-04-14T07:04:00Z"/>
        </w:rPr>
      </w:pPr>
      <w:del w:id="21" w:author="Z" w:date="2026-04-14T10:04:00Z" w16du:dateUtc="2026-04-14T07:04:00Z">
        <w:r w:rsidDel="00601D30">
          <w:rPr>
            <w:color w:val="0A0A0A"/>
          </w:rPr>
          <w:delText>De ceva vreme am tot auzit de aceasta pestera, am si vazut filmarea facuta de PRO TV prin anii '90, asa ca dorinta de a o vizita a inceput sa prinda tot mai mult contur. Am propus tura, initial nu parea ca exista prea mult interes, dar in cele din urma ne-am strans mai multi decat ma asteptam.</w:delText>
        </w:r>
      </w:del>
    </w:p>
    <w:p w14:paraId="7FB2E642" w14:textId="568A2820" w:rsidR="00C36929" w:rsidDel="00601D30" w:rsidRDefault="00C36929">
      <w:pPr>
        <w:pStyle w:val="BodyText"/>
        <w:spacing w:before="14"/>
        <w:jc w:val="both"/>
        <w:rPr>
          <w:del w:id="22" w:author="Z" w:date="2026-04-14T10:04:00Z" w16du:dateUtc="2026-04-14T07:04:00Z"/>
        </w:rPr>
        <w:pPrChange w:id="23" w:author="Z" w:date="2026-03-22T10:05:00Z" w16du:dateUtc="2026-03-22T08:05:00Z">
          <w:pPr>
            <w:pStyle w:val="BodyText"/>
            <w:spacing w:before="14"/>
          </w:pPr>
        </w:pPrChange>
      </w:pPr>
    </w:p>
    <w:p w14:paraId="0D385F86" w14:textId="7C941A4E" w:rsidR="00C36929" w:rsidDel="00601D30" w:rsidRDefault="00000000">
      <w:pPr>
        <w:pStyle w:val="BodyText"/>
        <w:spacing w:line="254" w:lineRule="auto"/>
        <w:ind w:left="56" w:right="194" w:firstLine="5"/>
        <w:jc w:val="both"/>
        <w:rPr>
          <w:del w:id="24" w:author="Z" w:date="2026-04-14T10:04:00Z" w16du:dateUtc="2026-04-14T07:04:00Z"/>
        </w:rPr>
        <w:pPrChange w:id="25" w:author="Z" w:date="2026-03-22T10:05:00Z" w16du:dateUtc="2026-03-22T08:05:00Z">
          <w:pPr>
            <w:pStyle w:val="BodyText"/>
            <w:spacing w:line="254" w:lineRule="auto"/>
            <w:ind w:left="56" w:right="194" w:firstLine="5"/>
          </w:pPr>
        </w:pPrChange>
      </w:pPr>
      <w:del w:id="26" w:author="Z" w:date="2026-04-14T10:04:00Z" w16du:dateUtc="2026-04-14T07:04:00Z">
        <w:r w:rsidDel="00601D30">
          <w:rPr>
            <w:color w:val="0A0A0A"/>
            <w:w w:val="105"/>
          </w:rPr>
          <w:delText>Astfel ca, sambata, 7 martie, de dimineata, am plecat la drum. Ne-am intalnit cu totii in Comana de Sus, pe la ora 11, si am pornit catre „parcare”. Aici ne-am pregatit echipamentul, iar celor carora le mai lipseau diverse li s-au oferit cele necesare. Incet-incet am luat-o la deal pe firul unui valcel, apoi l-am parasit spre stanga, ajungand intr-o sa, dupa care am coborat usor si am facut dreapta.</w:delText>
        </w:r>
      </w:del>
    </w:p>
    <w:p w14:paraId="46B560BC" w14:textId="58C216EC" w:rsidR="00C36929" w:rsidDel="00601D30" w:rsidRDefault="00C36929">
      <w:pPr>
        <w:pStyle w:val="BodyText"/>
        <w:spacing w:before="7"/>
        <w:jc w:val="both"/>
        <w:rPr>
          <w:del w:id="27" w:author="Z" w:date="2026-04-14T10:04:00Z" w16du:dateUtc="2026-04-14T07:04:00Z"/>
        </w:rPr>
        <w:pPrChange w:id="28" w:author="Z" w:date="2026-03-22T10:05:00Z" w16du:dateUtc="2026-03-22T08:05:00Z">
          <w:pPr>
            <w:pStyle w:val="BodyText"/>
            <w:spacing w:before="7"/>
          </w:pPr>
        </w:pPrChange>
      </w:pPr>
    </w:p>
    <w:p w14:paraId="374CE9F5" w14:textId="7D828EBA" w:rsidR="00C36929" w:rsidDel="00601D30" w:rsidRDefault="00000000">
      <w:pPr>
        <w:pStyle w:val="BodyText"/>
        <w:spacing w:line="254" w:lineRule="auto"/>
        <w:ind w:left="59" w:right="194" w:firstLine="2"/>
        <w:jc w:val="both"/>
        <w:rPr>
          <w:del w:id="29" w:author="Z" w:date="2026-04-14T10:04:00Z" w16du:dateUtc="2026-04-14T07:04:00Z"/>
        </w:rPr>
        <w:pPrChange w:id="30" w:author="Z" w:date="2026-03-22T10:05:00Z" w16du:dateUtc="2026-03-22T08:05:00Z">
          <w:pPr>
            <w:pStyle w:val="BodyText"/>
            <w:spacing w:line="254" w:lineRule="auto"/>
            <w:ind w:left="59" w:right="194" w:firstLine="2"/>
          </w:pPr>
        </w:pPrChange>
      </w:pPr>
      <w:del w:id="31" w:author="Z" w:date="2026-04-14T10:04:00Z" w16du:dateUtc="2026-04-14T07:04:00Z">
        <w:r w:rsidDel="00601D30">
          <w:rPr>
            <w:color w:val="0A0A0A"/>
          </w:rPr>
          <w:delText>Ajunsi la intrarea pesterii, ne echipam, ne organizam cum sa intram si pornim (pe la ora 14). Curgea ceva apa pe activ. Dupa vreo zece minute de mers, ne regrupam toti intr-o sala, de unde ocolim temporar activul printr-o gaura din stanga, usor mai sus (deasupra mai exista inca o gaura). Mergem inca 15–20 de minute, traversand cateva gururi, apoi parasim activul si facem stanga, urcand 5–10 metri, dupa care incepem un taras (nivelul 1 fosil). Aici asteptam sa deschida Alina poarta. Se aud niste voci care zic ceva de „W40”, dar nu prea inteleg despre ce e vorba. Pana la urma, cu ajutorul lui Dan, reuseste sa deschida poarta si ulterior imi dau seama ca, de fapt, cerusera WD40. Pe masura ce inaintam, ne noroim din ce in ce mai bine. Am ramas surprins de cat de cald imi era si de cat puteam sa transpir cu combinezonul si subcombinezonul pe mine. La un moment dat, traversam prin ramonaj o diaclaza adanca de vreo 3m si lunga cam de 6, apoi mai mergem putin si ajungem la o saritoare. Aici ne strangem din nou cativa, iar Dan pune o cordelina si, incet-incet, incepem sa urcam. La scurt timp mai trecem o saritoare si ajungem intr-un loc de unde se vede stalagmita numita „Stafia” (cred ca de aici incepe nivelul fosil, al doilea). Continuam, urcam un horn noroios, mai trecem printr-un pasaj ingust si intram in Sala Comorilor, unde pe dreapta vedem o multime de stalactite, asa-numita „perdea de macaroane”. Inaintam, ne regrupam toti, facem poze si cascam ochii la formatiunile deosebite (helectite si nu numai) pe care le intalnim. Mancam ceva, mai parcurgem vreo 50m, facem si mai multe poze si incepem drumul inapoi. Inainte de a pleca, Alex recolteaza pentru analiza ceva roca ce parea sa contina oxid de fier. Iesim din pestera pe la ora 20:30. Asteptam sa iasa toti, ne impartim in doua grupuri spre masini, mai rontaim cate ceva si pornim spre casa.</w:delText>
        </w:r>
      </w:del>
    </w:p>
    <w:p w14:paraId="27198483" w14:textId="44C23D15" w:rsidR="005E0857" w:rsidDel="005E0857" w:rsidRDefault="005E0857">
      <w:pPr>
        <w:pStyle w:val="BodyText"/>
        <w:jc w:val="both"/>
        <w:rPr>
          <w:del w:id="32" w:author="Z" w:date="2026-03-22T10:11:00Z" w16du:dateUtc="2026-03-22T08:11:00Z"/>
        </w:rPr>
        <w:pPrChange w:id="33" w:author="Z" w:date="2026-03-22T10:05:00Z" w16du:dateUtc="2026-03-22T08:05:00Z">
          <w:pPr>
            <w:pStyle w:val="BodyText"/>
          </w:pPr>
        </w:pPrChange>
      </w:pPr>
    </w:p>
    <w:p w14:paraId="62412DC7" w14:textId="6AAE2DDC" w:rsidR="00C36929" w:rsidDel="00601D30" w:rsidRDefault="00C36929">
      <w:pPr>
        <w:pStyle w:val="BodyText"/>
        <w:spacing w:before="4"/>
        <w:jc w:val="both"/>
        <w:rPr>
          <w:del w:id="34" w:author="Z" w:date="2026-04-14T10:04:00Z" w16du:dateUtc="2026-04-14T07:04:00Z"/>
        </w:rPr>
        <w:pPrChange w:id="35" w:author="Z" w:date="2026-03-22T10:05:00Z" w16du:dateUtc="2026-03-22T08:05:00Z">
          <w:pPr>
            <w:pStyle w:val="BodyText"/>
            <w:spacing w:before="4"/>
          </w:pPr>
        </w:pPrChange>
      </w:pPr>
    </w:p>
    <w:p w14:paraId="79860C9F" w14:textId="5CA25D5C" w:rsidR="00C36929" w:rsidRDefault="00000000">
      <w:pPr>
        <w:pStyle w:val="BodyText"/>
        <w:ind w:right="226"/>
        <w:jc w:val="right"/>
      </w:pPr>
      <w:del w:id="36" w:author="Z" w:date="2026-04-14T10:04:00Z" w16du:dateUtc="2026-04-14T07:04:00Z">
        <w:r w:rsidDel="00601D30">
          <w:rPr>
            <w:color w:val="0A0A0A"/>
            <w:w w:val="105"/>
          </w:rPr>
          <w:delText>14.03.2026</w:delText>
        </w:r>
        <w:r w:rsidDel="00601D30">
          <w:rPr>
            <w:color w:val="0A0A0A"/>
            <w:spacing w:val="1"/>
            <w:w w:val="105"/>
          </w:rPr>
          <w:delText xml:space="preserve"> </w:delText>
        </w:r>
        <w:r w:rsidDel="00601D30">
          <w:rPr>
            <w:color w:val="0A0A0A"/>
            <w:w w:val="105"/>
          </w:rPr>
          <w:delText>Calin</w:delText>
        </w:r>
        <w:r w:rsidDel="00601D30">
          <w:rPr>
            <w:color w:val="0A0A0A"/>
            <w:spacing w:val="-1"/>
            <w:w w:val="105"/>
          </w:rPr>
          <w:delText xml:space="preserve"> </w:delText>
        </w:r>
        <w:r w:rsidDel="00601D30">
          <w:rPr>
            <w:color w:val="0A0A0A"/>
            <w:spacing w:val="-5"/>
            <w:w w:val="105"/>
          </w:rPr>
          <w:delText>F.</w:delText>
        </w:r>
      </w:del>
    </w:p>
    <w:sectPr w:rsidR="00C36929">
      <w:pgSz w:w="12240" w:h="15840"/>
      <w:pgMar w:top="680" w:right="360" w:bottom="280" w:left="72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
    <w15:presenceInfo w15:providerId="None" w15:userId="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36929"/>
    <w:rsid w:val="00460FDA"/>
    <w:rsid w:val="0051554E"/>
    <w:rsid w:val="00571972"/>
    <w:rsid w:val="005E0857"/>
    <w:rsid w:val="00601D30"/>
    <w:rsid w:val="007045BC"/>
    <w:rsid w:val="0073462D"/>
    <w:rsid w:val="00A74EC7"/>
    <w:rsid w:val="00C36929"/>
    <w:rsid w:val="00E50B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E6C0"/>
  <w15:docId w15:val="{A290E193-C67B-46EB-A787-85F0CDDE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ro-RO"/>
    </w:rPr>
  </w:style>
  <w:style w:type="paragraph" w:styleId="Heading1">
    <w:name w:val="heading 1"/>
    <w:basedOn w:val="Normal"/>
    <w:uiPriority w:val="9"/>
    <w:qFormat/>
    <w:pPr>
      <w:ind w:right="134"/>
      <w:jc w:val="center"/>
      <w:outlineLvl w:val="0"/>
    </w:pPr>
    <w:rPr>
      <w:b/>
      <w:bCs/>
      <w:sz w:val="27"/>
      <w:szCs w:val="27"/>
    </w:rPr>
  </w:style>
  <w:style w:type="paragraph" w:styleId="Heading2">
    <w:name w:val="heading 2"/>
    <w:basedOn w:val="Normal"/>
    <w:uiPriority w:val="9"/>
    <w:unhideWhenUsed/>
    <w:qFormat/>
    <w:pPr>
      <w:spacing w:before="7"/>
      <w:ind w:left="52" w:right="134"/>
      <w:jc w:val="center"/>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23"/>
      <w:szCs w:val="23"/>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460FDA"/>
    <w:pPr>
      <w:suppressAutoHyphens w:val="0"/>
    </w:pPr>
    <w:rPr>
      <w:rFonts w:ascii="Times New Roman" w:eastAsia="Times New Roman" w:hAnsi="Times New Roman" w:cs="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rt_20260307_Pestera_Comana.pdf</dc:title>
  <dc:subject/>
  <dc:creator>root</dc:creator>
  <dc:description/>
  <cp:lastModifiedBy>Z</cp:lastModifiedBy>
  <cp:revision>7</cp:revision>
  <dcterms:created xsi:type="dcterms:W3CDTF">2026-03-14T10:51:00Z</dcterms:created>
  <dcterms:modified xsi:type="dcterms:W3CDTF">2026-04-14T07:04:00Z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Microsoft: Print To PDF</vt:lpwstr>
  </property>
</Properties>
</file>